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Sharad Navratri: The Complete 9-Day Guide</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Ghatasthapana to Maha Navami — nine forms, nine nights, one Mother</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11–19 October 2026 · Ashwin Shukla Paksha · Delhi-NCR panchang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pBdr>
          <w:left w:color="ef0f54" w:space="12" w:sz="12" w:val="single"/>
        </w:pBdr>
        <w:spacing w:after="200" w:before="160" w:line="300" w:lineRule="auto"/>
        <w:ind w:left="200" w:firstLine="0"/>
        <w:rPr/>
      </w:pPr>
      <w:r w:rsidDel="00000000" w:rsidR="00000000" w:rsidRPr="00000000">
        <w:rPr>
          <w:rFonts w:ascii="Trebuchet MS" w:cs="Trebuchet MS" w:eastAsia="Trebuchet MS" w:hAnsi="Trebuchet MS"/>
          <w:b w:val="1"/>
          <w:bCs w:val="1"/>
          <w:color w:val="4a3525"/>
          <w:sz w:val="19"/>
          <w:szCs w:val="19"/>
          <w:rtl w:val="0"/>
        </w:rPr>
        <w:t xml:space="preserve">DATE CORRECTED throughout. Ghatasthapana is Sunday 11 October 2026, not 12 October. Every day below has moved back by one. See the Panchang article for the reasoning and the Stage 2 checks.</w:t>
      </w:r>
      <w:r w:rsidDel="00000000" w:rsidR="00000000" w:rsidRPr="00000000">
        <w:rPr>
          <w:rtl w:val="0"/>
        </w:rPr>
      </w:r>
    </w:p>
    <w:p w:rsidR="00000000" w:rsidDel="00000000" w:rsidP="00000000" w:rsidRDefault="00000000" w:rsidRPr="00000000" w14:paraId="0000000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Worship of Durga across the nine nights of Ashwin Shukla Paksha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Devi Mahatmya / Durga Saptashati — 700 verses, from the Markandeya Purana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Corroboration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Devi Bhagavatam; Shiva Purana (Parvati as Durga). Navadurga forms attested in Puranic and Tantric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 variance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Pan-Hindu, with strong regional forms — Durga Puja in Bengal, Garba in Gujarat, Kanya Pujan across North India.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Composition line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 core practice · 4 scriptural elements · 4 regional customs · 3 corrections</w:t>
            </w:r>
            <w:r w:rsidDel="00000000" w:rsidR="00000000" w:rsidRPr="00000000">
              <w:rPr>
                <w:rtl w:val="0"/>
              </w:rPr>
            </w:r>
          </w:p>
        </w:tc>
      </w:tr>
    </w:tbl>
    <w:p w:rsidR="00000000" w:rsidDel="00000000" w:rsidP="00000000" w:rsidRDefault="00000000" w:rsidRPr="00000000" w14:paraId="0000001B">
      <w:pPr>
        <w:spacing w:after="190" w:lineRule="auto"/>
        <w:rPr/>
      </w:pPr>
      <w:r w:rsidDel="00000000" w:rsidR="00000000" w:rsidRPr="00000000">
        <w:rPr>
          <w:rtl w:val="0"/>
        </w:rPr>
      </w:r>
    </w:p>
    <w:p w:rsidR="00000000" w:rsidDel="00000000" w:rsidP="00000000" w:rsidRDefault="00000000" w:rsidRPr="00000000" w14:paraId="0000001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700"/>
        <w:gridCol w:w="1000"/>
        <w:gridCol w:w="4100"/>
        <w:tblGridChange w:id="0">
          <w:tblGrid>
            <w:gridCol w:w="2600"/>
            <w:gridCol w:w="900"/>
            <w:gridCol w:w="700"/>
            <w:gridCol w:w="1000"/>
            <w:gridCol w:w="41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Badge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Durga worship across Ashwin Shukla Paksha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Devi Mahatmya, Markandeya Purana.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Navadurga — nine forms across nine days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 and Tantric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Ghatasthapana and kalash sthapana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Shastra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Prescribed across Shakta tradition; Agama puja procedure.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Akhand Jyoti — continuous flame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Shastra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Shakta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Durga Saptashati recitation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foundational 700-verse text itself.</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Kanya Pujan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Shastra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Worship of girls as living forms of the Devi; attested in Shakta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Daily colour system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Popular, varies by year and by source. No named text.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Day-specific offerings — malpua, banana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Practitioner tradition, varies by family.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Garba and Dandiya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Gujarat cultural celebration. Not a Puranic prescription.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Sowing barley on Day 1</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Widespread North Indian practice. No named text.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“If the Akhand Jyoti goes out, Navratri is wasted”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Claims total invalidation.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wrong colour on a day brings bad luck”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Fear attached to a Pratha.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“Kanya Pujan must be exactly nine girls”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Manufactures a precondition.</w:t>
            </w:r>
            <w:r w:rsidDel="00000000" w:rsidR="00000000" w:rsidRPr="00000000">
              <w:rPr>
                <w:rtl w:val="0"/>
              </w:rPr>
            </w:r>
          </w:p>
        </w:tc>
      </w:tr>
    </w:tbl>
    <w:p w:rsidR="00000000" w:rsidDel="00000000" w:rsidP="00000000" w:rsidRDefault="00000000" w:rsidRPr="00000000" w14:paraId="00000063">
      <w:pPr>
        <w:spacing w:after="190" w:lineRule="auto"/>
        <w:rPr/>
      </w:pPr>
      <w:r w:rsidDel="00000000" w:rsidR="00000000" w:rsidRPr="00000000">
        <w:rPr>
          <w:rtl w:val="0"/>
        </w:rPr>
      </w:r>
    </w:p>
    <w:p w:rsidR="00000000" w:rsidDel="00000000" w:rsidP="00000000" w:rsidRDefault="00000000" w:rsidRPr="00000000" w14:paraId="0000006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00"/>
        <w:tblGridChange w:id="0">
          <w:tblGrid>
            <w:gridCol w:w="2700"/>
            <w:gridCol w:w="66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6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Stage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6">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Status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 — Draft built using the framework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Complete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 — Source and date verification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CRITICAL — confirm 11 October and all nine days against Drik Panchang for Delhi-NCR before publish. Verify the Devi Mahatmya citation directly.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 — Practitioner review, incl. iconographic check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PENDING — Image 1 shows a Durga idol. Iconographic check required: arms, attributes, vahana, posture.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 — Fear-language and astrology audit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Complete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5 — Regional variance check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PENDING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6 — RI Editor approval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PENDING</w:t>
            </w:r>
            <w:r w:rsidDel="00000000" w:rsidR="00000000" w:rsidRPr="00000000">
              <w:rPr>
                <w:rtl w:val="0"/>
              </w:rPr>
            </w:r>
          </w:p>
        </w:tc>
      </w:tr>
    </w:tbl>
    <w:p w:rsidR="00000000" w:rsidDel="00000000" w:rsidP="00000000" w:rsidRDefault="00000000" w:rsidRPr="00000000" w14:paraId="00000073">
      <w:pPr>
        <w:spacing w:after="190" w:lineRule="auto"/>
        <w:rPr/>
      </w:pPr>
      <w:r w:rsidDel="00000000" w:rsidR="00000000" w:rsidRPr="00000000">
        <w:rPr>
          <w:rtl w:val="0"/>
        </w:rPr>
      </w:r>
    </w:p>
    <w:p w:rsidR="00000000" w:rsidDel="00000000" w:rsidP="00000000" w:rsidRDefault="00000000" w:rsidRPr="00000000" w14:paraId="0000007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7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76">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Beginner’s Guide to Navratri — NOT PUBLISHED. Suppressed. Worth writing: this is the highest-traffic festival of Season 1.</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Related Ritual Guides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Dussehra / Vijayadashami · Durga Ashtami</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Related Pujans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Durga Puja · Navratri Ghatasthapana (bookable)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Related Concepts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What Is Navratri? The Three Gunas Across Nine Nights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Related Dates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Sharad Navratri 2026 Panchang · Ashwin month panchang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Intelligence layer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“What Navratri is — the nine nights”. Eligible per the map. Referenced, not copied.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Commerce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Shakti kit · Purohit booking. Placed after Myths &amp; Facts only.</w:t>
            </w:r>
            <w:r w:rsidDel="00000000" w:rsidR="00000000" w:rsidRPr="00000000">
              <w:rPr>
                <w:rtl w:val="0"/>
              </w:rPr>
            </w:r>
          </w:p>
        </w:tc>
      </w:tr>
    </w:tbl>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8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88">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practice — Worship of Durga across the nine nights of Ashwin Shukla Paksha</w:t>
      </w:r>
      <w:r w:rsidDel="00000000" w:rsidR="00000000" w:rsidRPr="00000000">
        <w:rPr>
          <w:rtl w:val="0"/>
        </w:rPr>
      </w:r>
    </w:p>
    <w:p w:rsidR="00000000" w:rsidDel="00000000" w:rsidP="00000000" w:rsidRDefault="00000000" w:rsidRPr="00000000" w14:paraId="00000089">
      <w:pPr>
        <w:spacing w:after="145" w:line="300" w:lineRule="auto"/>
        <w:rPr/>
      </w:pPr>
      <w:r w:rsidDel="00000000" w:rsidR="00000000" w:rsidRPr="00000000">
        <w:rPr>
          <w:rFonts w:ascii="Trebuchet MS" w:cs="Trebuchet MS" w:eastAsia="Trebuchet MS" w:hAnsi="Trebuchet MS"/>
          <w:b w:val="1"/>
          <w:bCs w:val="1"/>
          <w:i w:val="0"/>
          <w:iCs w:val="0"/>
          <w:color w:val="27500a"/>
          <w:sz w:val="20"/>
          <w:szCs w:val="20"/>
          <w:rtl w:val="0"/>
        </w:rPr>
        <w:t xml:space="preserve">Dharma · 4/5 · Devi Mahatmya (Durga Saptashati), Markandeya Purana</w:t>
      </w:r>
      <w:r w:rsidDel="00000000" w:rsidR="00000000" w:rsidRPr="00000000">
        <w:rPr>
          <w:rtl w:val="0"/>
        </w:rPr>
      </w:r>
    </w:p>
    <w:p w:rsidR="00000000" w:rsidDel="00000000" w:rsidP="00000000" w:rsidRDefault="00000000" w:rsidRPr="00000000" w14:paraId="0000008A">
      <w:pPr>
        <w:spacing w:after="145" w:line="300" w:lineRule="auto"/>
        <w:rPr/>
      </w:pPr>
      <w:r w:rsidDel="00000000" w:rsidR="00000000" w:rsidRPr="00000000">
        <w:rPr>
          <w:rFonts w:ascii="Trebuchet MS" w:cs="Trebuchet MS" w:eastAsia="Trebuchet MS" w:hAnsi="Trebuchet MS"/>
          <w:b w:val="0"/>
          <w:bCs w:val="0"/>
          <w:i w:val="0"/>
          <w:iCs w:val="0"/>
          <w:color w:val="8a7b68"/>
          <w:sz w:val="18"/>
          <w:szCs w:val="18"/>
          <w:rtl w:val="0"/>
        </w:rPr>
        <w:t xml:space="preserve">This guide: 1 core practice · 4 scriptural elements · 4 regional customs · 3 corrections</w:t>
      </w:r>
      <w:r w:rsidDel="00000000" w:rsidR="00000000" w:rsidRPr="00000000">
        <w:rPr>
          <w:rtl w:val="0"/>
        </w:rPr>
      </w:r>
    </w:p>
    <w:p w:rsidR="00000000" w:rsidDel="00000000" w:rsidP="00000000" w:rsidRDefault="00000000" w:rsidRPr="00000000" w14:paraId="0000008B">
      <w:pPr>
        <w:spacing w:after="190" w:lineRule="auto"/>
        <w:rPr/>
      </w:pPr>
      <w:r w:rsidDel="00000000" w:rsidR="00000000" w:rsidRPr="00000000">
        <w:rPr>
          <w:rtl w:val="0"/>
        </w:rPr>
      </w:r>
    </w:p>
    <w:p w:rsidR="00000000" w:rsidDel="00000000" w:rsidP="00000000" w:rsidRDefault="00000000" w:rsidRPr="00000000" w14:paraId="0000008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Panchang card</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00"/>
        <w:gridCol w:w="1900"/>
        <w:gridCol w:w="1700"/>
        <w:tblGridChange w:id="0">
          <w:tblGrid>
            <w:gridCol w:w="2200"/>
            <w:gridCol w:w="3500"/>
            <w:gridCol w:w="1900"/>
            <w:gridCol w:w="1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8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Navratri 2026</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8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Ghatasthapana</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8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Ashtami / Navami</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9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Vijayadashami</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11–19 October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Sun 11 Oct · 6:19–10:12 AM, Abhijit 11:44–12:31 PM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19 Oct — tithis merge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Tue 20 Oct</w:t>
            </w:r>
            <w:r w:rsidDel="00000000" w:rsidR="00000000" w:rsidRPr="00000000">
              <w:rPr>
                <w:rtl w:val="0"/>
              </w:rPr>
            </w:r>
          </w:p>
        </w:tc>
      </w:tr>
    </w:tbl>
    <w:p w:rsidR="00000000" w:rsidDel="00000000" w:rsidP="00000000" w:rsidRDefault="00000000" w:rsidRPr="00000000" w14:paraId="00000095">
      <w:pPr>
        <w:spacing w:after="190" w:lineRule="auto"/>
        <w:rPr/>
      </w:pPr>
      <w:r w:rsidDel="00000000" w:rsidR="00000000" w:rsidRPr="00000000">
        <w:rPr>
          <w:rtl w:val="0"/>
        </w:rPr>
      </w:r>
    </w:p>
    <w:p w:rsidR="00000000" w:rsidDel="00000000" w:rsidP="00000000" w:rsidRDefault="00000000" w:rsidRPr="00000000" w14:paraId="00000096">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Saptami covers both 17 and 18 October this year, so the observance stretches across ten civil days. Panchangs differ on whether Durga Ashtami falls on 18 or 19 October — see the Panchang article. Follow your family or community panchang.</w:t>
      </w:r>
      <w:r w:rsidDel="00000000" w:rsidR="00000000" w:rsidRPr="00000000">
        <w:rPr>
          <w:rtl w:val="0"/>
        </w:rPr>
      </w:r>
    </w:p>
    <w:p w:rsidR="00000000" w:rsidDel="00000000" w:rsidP="00000000" w:rsidRDefault="00000000" w:rsidRPr="00000000" w14:paraId="00000097">
      <w:pPr>
        <w:spacing w:after="145" w:line="300" w:lineRule="auto"/>
        <w:rPr>
          <w:b w:val="1"/>
          <w:bCs w:val="1"/>
        </w:rPr>
      </w:pPr>
      <w:r w:rsidDel="00000000" w:rsidR="00000000" w:rsidRPr="00000000">
        <w:rPr>
          <w:b w:val="1"/>
          <w:bCs w:val="1"/>
          <w:rtl w:val="0"/>
        </w:rPr>
        <w:t xml:space="preserve">Meaning of Navratri </w:t>
      </w:r>
      <w:r w:rsidDel="00000000" w:rsidR="00000000" w:rsidRPr="00000000">
        <w:rPr>
          <w:rtl w:val="0"/>
        </w:rPr>
      </w:r>
    </w:p>
    <w:p w:rsidR="00000000" w:rsidDel="00000000" w:rsidP="00000000" w:rsidRDefault="00000000" w:rsidRPr="00000000" w14:paraId="0000009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Navratri means nine nights. It is not nine separate festivals — it is one continuous arc of worship, moving from darkness through fire to light.</w:t>
      </w:r>
      <w:r w:rsidDel="00000000" w:rsidR="00000000" w:rsidRPr="00000000">
        <w:rPr>
          <w:rtl w:val="0"/>
        </w:rPr>
      </w:r>
    </w:p>
    <w:p w:rsidR="00000000" w:rsidDel="00000000" w:rsidP="00000000" w:rsidRDefault="00000000" w:rsidRPr="00000000" w14:paraId="00000099">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Devi Mahatmya tells the story. The gods were losing. Mahishasura had taken heaven and no god could defeat him. The collective energy of all the gods converged into one form: Durga. She fought for nine nights, and on the tenth day she won.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9A">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Every year the tradition re-enacts that arc, not as mythology but as practice. You set up a kalash. You light a flame and keep it lit. You worship a different form of the Mother each day. And on the tenth day you mark the outcome.</w:t>
      </w:r>
      <w:r w:rsidDel="00000000" w:rsidR="00000000" w:rsidRPr="00000000">
        <w:rPr>
          <w:rtl w:val="0"/>
        </w:rPr>
      </w:r>
    </w:p>
    <w:p w:rsidR="00000000" w:rsidDel="00000000" w:rsidP="00000000" w:rsidRDefault="00000000" w:rsidRPr="00000000" w14:paraId="0000009B">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[IMAGE 1 — inline here, after the intro. AI-generated. Brass kalash with mango leaves and a coconut on red cloth; a small clay pot with newly sown barley; an akhand jyoti beside it; a Durga idol behind, seen from the side. Red and gold, morning light. No text in frame. ICONOGRAPHIC CHECK REQUIRED at Stage 3 — arms, attributes, vahana, posture. Caption: “Day one. The kalash is filled, the barley sown, the flame lit.”]</w:t>
      </w:r>
      <w:r w:rsidDel="00000000" w:rsidR="00000000" w:rsidRPr="00000000">
        <w:rPr>
          <w:rtl w:val="0"/>
        </w:rPr>
      </w:r>
    </w:p>
    <w:p w:rsidR="00000000" w:rsidDel="00000000" w:rsidP="00000000" w:rsidRDefault="00000000" w:rsidRPr="00000000" w14:paraId="0000009C">
      <w:pPr>
        <w:spacing w:after="110" w:before="260" w:lineRule="auto"/>
        <w:rPr/>
      </w:pPr>
      <w:sdt>
        <w:sdtPr>
          <w:id w:val="763216605"/>
          <w:tag w:val="goog_rdk_1"/>
        </w:sdtPr>
        <w:sdtContent>
          <w:ins w:author="Rohan Pal" w:id="0" w:date="2026-08-24T11:30:15Z"/>
          <w:sdt>
            <w:sdtPr>
              <w:id w:val="1693872662"/>
              <w:tag w:val="goog_rdk_2"/>
            </w:sdtPr>
            <w:sdtContent>
              <w:ins w:author="Rohan Pal" w:id="0" w:date="2026-08-24T11:30:15Z">
                <w:r w:rsidDel="00000000" w:rsidR="00000000" w:rsidRPr="00000000">
                  <w:rPr>
                    <w:b w:val="1"/>
                    <w:bCs w:val="1"/>
                    <w:sz w:val="22"/>
                    <w:szCs w:val="22"/>
                    <w:rtl w:val="0"/>
                    <w:rPrChange w:author="Rohan Pal" w:id="1" w:date="2026-08-24T11:30:15Z">
                      <w:rPr/>
                    </w:rPrChange>
                  </w:rPr>
                  <w:t xml:space="preserve">Vidhi</w:t>
                  <w:br w:type="textWrapping"/>
                </w:r>
              </w:ins>
            </w:sdtContent>
          </w:sdt>
          <w:ins w:author="Rohan Pal" w:id="0" w:date="2026-08-24T11:30:15Z"/>
        </w:sdtContent>
      </w:sdt>
      <w:r w:rsidDel="00000000" w:rsidR="00000000" w:rsidRPr="00000000">
        <w:rPr>
          <w:rFonts w:ascii="Trebuchet MS" w:cs="Trebuchet MS" w:eastAsia="Trebuchet MS" w:hAnsi="Trebuchet MS"/>
          <w:b w:val="1"/>
          <w:bCs w:val="1"/>
          <w:color w:val="4a3525"/>
          <w:sz w:val="22"/>
          <w:szCs w:val="22"/>
          <w:rtl w:val="0"/>
        </w:rPr>
        <w:t xml:space="preserve">Day 1 — Ghatasthapana · Sunday 11 October</w:t>
      </w:r>
      <w:r w:rsidDel="00000000" w:rsidR="00000000" w:rsidRPr="00000000">
        <w:rPr>
          <w:rtl w:val="0"/>
        </w:rPr>
      </w:r>
    </w:p>
    <w:p w:rsidR="00000000" w:rsidDel="00000000" w:rsidP="00000000" w:rsidRDefault="00000000" w:rsidRPr="00000000" w14:paraId="0000009D">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Maa Shailputri — daughter of the mountain, Parvati in her first form. Offering: cow’s ghee.</w:t>
      </w:r>
      <w:r w:rsidDel="00000000" w:rsidR="00000000" w:rsidRPr="00000000">
        <w:rPr>
          <w:rtl w:val="0"/>
        </w:rPr>
      </w:r>
    </w:p>
    <w:p w:rsidR="00000000" w:rsidDel="00000000" w:rsidP="00000000" w:rsidRDefault="00000000" w:rsidRPr="00000000" w14:paraId="0000009E">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Muhurat: morning 6:19 – 10:12 AM preferred; Abhijit 11:44 AM – 12:31 PM as fallback. Not performed after midday.</w:t>
      </w:r>
      <w:r w:rsidDel="00000000" w:rsidR="00000000" w:rsidRPr="00000000">
        <w:rPr>
          <w:rtl w:val="0"/>
        </w:rPr>
      </w:r>
    </w:p>
    <w:p w:rsidR="00000000" w:rsidDel="00000000" w:rsidP="00000000" w:rsidRDefault="00000000" w:rsidRPr="00000000" w14:paraId="0000009F">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Clean the space. Place a chowki and cover it with red cloth.</w:t>
      </w:r>
      <w:r w:rsidDel="00000000" w:rsidR="00000000" w:rsidRPr="00000000">
        <w:rPr>
          <w:rtl w:val="0"/>
        </w:rPr>
      </w:r>
    </w:p>
    <w:p w:rsidR="00000000" w:rsidDel="00000000" w:rsidP="00000000" w:rsidRDefault="00000000" w:rsidRPr="00000000" w14:paraId="000000A0">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Kalash sthapana — fill a brass or copper kalash with water, add akshat, a coin and a supari, place five or seven mango leaves around the rim, seal with a coconut.</w:t>
      </w:r>
      <w:r w:rsidDel="00000000" w:rsidR="00000000" w:rsidRPr="00000000">
        <w:rPr>
          <w:rtl w:val="0"/>
        </w:rPr>
      </w:r>
    </w:p>
    <w:p w:rsidR="00000000" w:rsidDel="00000000" w:rsidP="00000000" w:rsidRDefault="00000000" w:rsidRPr="00000000" w14:paraId="000000A1">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Sow barley or sapta-dhanya in a small clay pot of soil. Water lightly.</w:t>
      </w:r>
      <w:r w:rsidDel="00000000" w:rsidR="00000000" w:rsidRPr="00000000">
        <w:rPr>
          <w:rtl w:val="0"/>
        </w:rPr>
      </w:r>
    </w:p>
    <w:p w:rsidR="00000000" w:rsidDel="00000000" w:rsidP="00000000" w:rsidRDefault="00000000" w:rsidRPr="00000000" w14:paraId="000000A2">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4.  </w:t>
      </w:r>
      <w:r w:rsidDel="00000000" w:rsidR="00000000" w:rsidRPr="00000000">
        <w:rPr>
          <w:rFonts w:ascii="Trebuchet MS" w:cs="Trebuchet MS" w:eastAsia="Trebuchet MS" w:hAnsi="Trebuchet MS"/>
          <w:color w:val="4a3525"/>
          <w:sz w:val="20"/>
          <w:szCs w:val="20"/>
          <w:rtl w:val="0"/>
        </w:rPr>
        <w:t xml:space="preserve">Place the Durga image or idol behind the kalash and install it with prayer.</w:t>
      </w:r>
      <w:r w:rsidDel="00000000" w:rsidR="00000000" w:rsidRPr="00000000">
        <w:rPr>
          <w:rtl w:val="0"/>
        </w:rPr>
      </w:r>
    </w:p>
    <w:p w:rsidR="00000000" w:rsidDel="00000000" w:rsidP="00000000" w:rsidRDefault="00000000" w:rsidRPr="00000000" w14:paraId="000000A3">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5.  </w:t>
      </w:r>
      <w:r w:rsidDel="00000000" w:rsidR="00000000" w:rsidRPr="00000000">
        <w:rPr>
          <w:rFonts w:ascii="Trebuchet MS" w:cs="Trebuchet MS" w:eastAsia="Trebuchet MS" w:hAnsi="Trebuchet MS"/>
          <w:color w:val="4a3525"/>
          <w:sz w:val="20"/>
          <w:szCs w:val="20"/>
          <w:rtl w:val="0"/>
        </w:rPr>
        <w:t xml:space="preserve">Light the akhand jyoti — a ghee lamp intended to burn through the nine days. Use a vessel large enough to hold sufficient ghee or oil.</w:t>
      </w:r>
      <w:r w:rsidDel="00000000" w:rsidR="00000000" w:rsidRPr="00000000">
        <w:rPr>
          <w:rtl w:val="0"/>
        </w:rPr>
      </w:r>
    </w:p>
    <w:p w:rsidR="00000000" w:rsidDel="00000000" w:rsidP="00000000" w:rsidRDefault="00000000" w:rsidRPr="00000000" w14:paraId="000000A4">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6.  </w:t>
      </w:r>
      <w:r w:rsidDel="00000000" w:rsidR="00000000" w:rsidRPr="00000000">
        <w:rPr>
          <w:rFonts w:ascii="Trebuchet MS" w:cs="Trebuchet MS" w:eastAsia="Trebuchet MS" w:hAnsi="Trebuchet MS"/>
          <w:color w:val="4a3525"/>
          <w:sz w:val="20"/>
          <w:szCs w:val="20"/>
          <w:rtl w:val="0"/>
        </w:rPr>
        <w:t xml:space="preserve">Offer flowers, incense and fruit. Chant Ya Devi Sarvabhuteshu, or Durga Saptashati Chapter 1.</w:t>
      </w:r>
      <w:r w:rsidDel="00000000" w:rsidR="00000000" w:rsidRPr="00000000">
        <w:rPr>
          <w:rtl w:val="0"/>
        </w:rPr>
      </w:r>
    </w:p>
    <w:sdt>
      <w:sdtPr>
        <w:id w:val="1919980359"/>
        <w:tag w:val="goog_rdk_4"/>
      </w:sdtPr>
      <w:sdtContent>
        <w:p w:rsidR="00000000" w:rsidDel="00000000" w:rsidP="00000000" w:rsidRDefault="00000000" w:rsidRPr="00000000" w14:paraId="000000A5">
          <w:pPr>
            <w:spacing w:after="105" w:line="300" w:lineRule="auto"/>
            <w:rPr>
              <w:ins w:author="Rohan Pal" w:id="2" w:date="2026-08-24T11:37:44Z"/>
              <w:rFonts w:ascii="Trebuchet MS" w:cs="Trebuchet MS" w:eastAsia="Trebuchet MS" w:hAnsi="Trebuchet MS"/>
              <w:color w:val="4a3525"/>
              <w:sz w:val="20"/>
              <w:szCs w:val="20"/>
            </w:rPr>
          </w:pPr>
          <w:r w:rsidDel="00000000" w:rsidR="00000000" w:rsidRPr="00000000">
            <w:rPr>
              <w:rFonts w:ascii="Trebuchet MS" w:cs="Trebuchet MS" w:eastAsia="Trebuchet MS" w:hAnsi="Trebuchet MS"/>
              <w:b w:val="1"/>
              <w:bCs w:val="1"/>
              <w:color w:val="b8860b"/>
              <w:sz w:val="20"/>
              <w:szCs w:val="20"/>
              <w:rtl w:val="0"/>
            </w:rPr>
            <w:t xml:space="preserve">7.  </w:t>
          </w:r>
          <w:r w:rsidDel="00000000" w:rsidR="00000000" w:rsidRPr="00000000">
            <w:rPr>
              <w:rFonts w:ascii="Trebuchet MS" w:cs="Trebuchet MS" w:eastAsia="Trebuchet MS" w:hAnsi="Trebuchet MS"/>
              <w:color w:val="4a3525"/>
              <w:sz w:val="20"/>
              <w:szCs w:val="20"/>
              <w:rtl w:val="0"/>
            </w:rPr>
            <w:t xml:space="preserve">Take the Navratri vrat sankalp.</w:t>
          </w:r>
          <w:sdt>
            <w:sdtPr>
              <w:id w:val="-1419833423"/>
              <w:tag w:val="goog_rdk_3"/>
            </w:sdtPr>
            <w:sdtContent>
              <w:ins w:author="Rohan Pal" w:id="2" w:date="2026-08-24T11:37:44Z">
                <w:r w:rsidDel="00000000" w:rsidR="00000000" w:rsidRPr="00000000">
                  <w:rPr>
                    <w:rtl w:val="0"/>
                  </w:rPr>
                </w:r>
              </w:ins>
            </w:sdtContent>
          </w:sdt>
        </w:p>
      </w:sdtContent>
    </w:sdt>
    <w:sdt>
      <w:sdtPr>
        <w:id w:val="-1666011840"/>
        <w:tag w:val="goog_rdk_8"/>
      </w:sdtPr>
      <w:sdtContent>
        <w:p w:rsidR="00000000" w:rsidDel="00000000" w:rsidP="00000000" w:rsidRDefault="00000000" w:rsidRPr="00000000" w14:paraId="000000A6">
          <w:pPr>
            <w:spacing w:after="105" w:line="300" w:lineRule="auto"/>
            <w:rPr>
              <w:b w:val="1"/>
              <w:bCs w:val="1"/>
              <w:rPrChange w:author="Rohan Pal" w:id="3" w:date="2026-08-24T11:37:52Z">
                <w:rPr/>
              </w:rPrChange>
            </w:rPr>
          </w:pPr>
          <w:sdt>
            <w:sdtPr>
              <w:id w:val="-1552819569"/>
              <w:tag w:val="goog_rdk_5"/>
            </w:sdtPr>
            <w:sdtContent>
              <w:ins w:author="Rohan Pal" w:id="2" w:date="2026-08-24T11:37:44Z"/>
              <w:sdt>
                <w:sdtPr>
                  <w:id w:val="-1579813402"/>
                  <w:tag w:val="goog_rdk_6"/>
                </w:sdtPr>
                <w:sdtContent>
                  <w:ins w:author="Rohan Pal" w:id="2" w:date="2026-08-24T11:37:44Z">
                    <w:r w:rsidDel="00000000" w:rsidR="00000000" w:rsidRPr="00000000">
                      <w:rPr>
                        <w:b w:val="1"/>
                        <w:bCs w:val="1"/>
                        <w:rtl w:val="0"/>
                        <w:rPrChange w:author="Rohan Pal" w:id="3" w:date="2026-08-24T11:37:52Z">
                          <w:rPr>
                            <w:rFonts w:ascii="Trebuchet MS" w:cs="Trebuchet MS" w:eastAsia="Trebuchet MS" w:hAnsi="Trebuchet MS"/>
                            <w:color w:val="4a3525"/>
                            <w:sz w:val="20"/>
                            <w:szCs w:val="20"/>
                          </w:rPr>
                        </w:rPrChange>
                      </w:rPr>
                      <w:t xml:space="preserve">Mantra</w:t>
                    </w:r>
                  </w:ins>
                </w:sdtContent>
              </w:sdt>
              <w:ins w:author="Rohan Pal" w:id="2" w:date="2026-08-24T11:37:44Z"/>
            </w:sdtContent>
          </w:sdt>
          <w:sdt>
            <w:sdtPr>
              <w:id w:val="-562481655"/>
              <w:tag w:val="goog_rdk_7"/>
            </w:sdtPr>
            <w:sdtContent>
              <w:r w:rsidDel="00000000" w:rsidR="00000000" w:rsidRPr="00000000">
                <w:rPr>
                  <w:rtl w:val="0"/>
                </w:rPr>
              </w:r>
            </w:sdtContent>
          </w:sdt>
        </w:p>
      </w:sdtContent>
    </w:sdt>
    <w:p w:rsidR="00000000" w:rsidDel="00000000" w:rsidP="00000000" w:rsidRDefault="00000000" w:rsidRPr="00000000" w14:paraId="000000A7">
      <w:pPr>
        <w:spacing w:after="145" w:line="300" w:lineRule="auto"/>
        <w:rPr/>
      </w:pPr>
      <w:sdt>
        <w:sdtPr>
          <w:id w:val="1942353992"/>
          <w:tag w:val="goog_rdk_9"/>
        </w:sdtPr>
        <w:sdtContent>
          <w:r w:rsidDel="00000000" w:rsidR="00000000" w:rsidRPr="00000000">
            <w:rPr>
              <w:rFonts w:ascii="Palanquin Dark" w:cs="Palanquin Dark" w:eastAsia="Palanquin Dark" w:hAnsi="Palanquin Dark"/>
              <w:b w:val="1"/>
              <w:bCs w:val="1"/>
              <w:i w:val="0"/>
              <w:iCs w:val="0"/>
              <w:color w:val="4a3525"/>
              <w:sz w:val="20"/>
              <w:szCs w:val="20"/>
              <w:rtl w:val="0"/>
            </w:rPr>
            <w:t xml:space="preserve">Mantra: ओं ह्रीं शैलपुत्र्यै नमः</w:t>
          </w:r>
        </w:sdtContent>
      </w:sdt>
      <w:r w:rsidDel="00000000" w:rsidR="00000000" w:rsidRPr="00000000">
        <w:rPr>
          <w:rtl w:val="0"/>
        </w:rPr>
      </w:r>
    </w:p>
    <w:p w:rsidR="00000000" w:rsidDel="00000000" w:rsidP="00000000" w:rsidRDefault="00000000" w:rsidRPr="00000000" w14:paraId="000000A8">
      <w:pPr>
        <w:spacing w:after="145" w:line="300" w:lineRule="auto"/>
        <w:rPr/>
      </w:pPr>
      <w:r w:rsidDel="00000000" w:rsidR="00000000" w:rsidRPr="00000000">
        <w:rPr>
          <w:rFonts w:ascii="Trebuchet MS" w:cs="Trebuchet MS" w:eastAsia="Trebuchet MS" w:hAnsi="Trebuchet MS"/>
          <w:color w:val="4a3525"/>
          <w:sz w:val="20"/>
          <w:szCs w:val="20"/>
          <w:rtl w:val="0"/>
        </w:rPr>
        <w:t xml:space="preserve">Sowing barley on the first day is a widespread North Indian practice rather than a scriptural requirement. Where it is kept, the sprouts are watched through the nine days and distributed as prasad at the end.  </w:t>
      </w:r>
      <w:r w:rsidDel="00000000" w:rsidR="00000000" w:rsidRPr="00000000">
        <w:rPr>
          <w:rFonts w:ascii="Trebuchet MS" w:cs="Trebuchet MS" w:eastAsia="Trebuchet MS" w:hAnsi="Trebuchet MS"/>
          <w:b w:val="1"/>
          <w:bCs w:val="1"/>
          <w:color w:val="a07800"/>
          <w:sz w:val="16"/>
          <w:szCs w:val="16"/>
          <w:rtl w:val="0"/>
        </w:rPr>
        <w:t xml:space="preserve">[Pratha]</w:t>
      </w:r>
      <w:r w:rsidDel="00000000" w:rsidR="00000000" w:rsidRPr="00000000">
        <w:rPr>
          <w:rtl w:val="0"/>
        </w:rPr>
      </w:r>
    </w:p>
    <w:p w:rsidR="00000000" w:rsidDel="00000000" w:rsidP="00000000" w:rsidRDefault="00000000" w:rsidRPr="00000000" w14:paraId="000000A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Days 2 to 9</w:t>
      </w:r>
      <w:sdt>
        <w:sdtPr>
          <w:id w:val="1881350464"/>
          <w:tag w:val="goog_rdk_10"/>
        </w:sdtPr>
        <w:sdtContent>
          <w:ins w:author="Rohan Pal" w:id="4" w:date="2026-08-24T12:38:59Z">
            <w:r w:rsidDel="00000000" w:rsidR="00000000" w:rsidRPr="00000000">
              <w:rPr>
                <w:rFonts w:ascii="Trebuchet MS" w:cs="Trebuchet MS" w:eastAsia="Trebuchet MS" w:hAnsi="Trebuchet MS"/>
                <w:b w:val="1"/>
                <w:bCs w:val="1"/>
                <w:color w:val="4a3525"/>
                <w:sz w:val="22"/>
                <w:szCs w:val="22"/>
                <w:rtl w:val="0"/>
              </w:rPr>
              <w:t xml:space="preserve"> </w:t>
            </w:r>
          </w:ins>
        </w:sdtContent>
      </w:sdt>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1800"/>
        <w:gridCol w:w="3100"/>
        <w:gridCol w:w="1300"/>
        <w:gridCol w:w="1300"/>
        <w:tblGridChange w:id="0">
          <w:tblGrid>
            <w:gridCol w:w="600"/>
            <w:gridCol w:w="1200"/>
            <w:gridCol w:w="1800"/>
            <w:gridCol w:w="3100"/>
            <w:gridCol w:w="1300"/>
            <w:gridCol w:w="1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A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Day</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A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Date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A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Devi</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A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What she is</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A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Colour</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A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Offering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B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12 Oct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Brahmacharini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Parvati in austerity — the one who did not give up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White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Sugar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B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13 Oct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Chandraghanta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warrior form. Half-moon on her forehead, riding a tigress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Milk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B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14 Oct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Kushmanda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She who made the universe with her smile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Royal blue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Malpua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C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15 Oct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Skandamata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Mother of Skanda. The warrior goddess as mother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Yellow</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Banana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C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6</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16 Oct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Katyayani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fiercest form, created to destroy Mahishasura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Green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Honey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C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7</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17 Oct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Kaalratri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dark night itself. Slayer of Raktabija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Grey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Jaggery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8</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18 Oct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Mahagauri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After the battle she bathes and emerges radiant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Purple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Coconut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9</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19 Oct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Siddhidatri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Giver of the siddhis. Seated on a lotus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Peacock green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Sesame</w:t>
            </w:r>
            <w:r w:rsidDel="00000000" w:rsidR="00000000" w:rsidRPr="00000000">
              <w:rPr>
                <w:rtl w:val="0"/>
              </w:rPr>
            </w:r>
          </w:p>
        </w:tc>
      </w:tr>
    </w:tbl>
    <w:p w:rsidR="00000000" w:rsidDel="00000000" w:rsidP="00000000" w:rsidRDefault="00000000" w:rsidRPr="00000000" w14:paraId="000000E0">
      <w:pPr>
        <w:spacing w:after="190" w:lineRule="auto"/>
        <w:rPr/>
      </w:pPr>
      <w:r w:rsidDel="00000000" w:rsidR="00000000" w:rsidRPr="00000000">
        <w:rPr>
          <w:rtl w:val="0"/>
        </w:rPr>
      </w:r>
    </w:p>
    <w:p w:rsidR="00000000" w:rsidDel="00000000" w:rsidP="00000000" w:rsidRDefault="00000000" w:rsidRPr="00000000" w14:paraId="000000E1">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daily colour system is popular and enjoyable, and it is not scriptural. It varies by year and by source. Nothing in a named text assigns colours to days.  </w:t>
      </w:r>
      <w:r w:rsidDel="00000000" w:rsidR="00000000" w:rsidRPr="00000000">
        <w:rPr>
          <w:rFonts w:ascii="Trebuchet MS" w:cs="Trebuchet MS" w:eastAsia="Trebuchet MS" w:hAnsi="Trebuchet MS"/>
          <w:b w:val="1"/>
          <w:bCs w:val="1"/>
          <w:color w:val="a07800"/>
          <w:sz w:val="16"/>
          <w:szCs w:val="16"/>
          <w:rtl w:val="0"/>
        </w:rPr>
        <w:t xml:space="preserve">[Pratha]</w:t>
      </w:r>
      <w:r w:rsidDel="00000000" w:rsidR="00000000" w:rsidRPr="00000000">
        <w:rPr>
          <w:rtl w:val="0"/>
        </w:rPr>
      </w:r>
    </w:p>
    <w:p w:rsidR="00000000" w:rsidDel="00000000" w:rsidP="00000000" w:rsidRDefault="00000000" w:rsidRPr="00000000" w14:paraId="000000E2">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day-specific offerings above are practitioner tradition and vary by family. If malpua is not made in your house on the fourth day, nothing has been missed.  </w:t>
      </w:r>
      <w:r w:rsidDel="00000000" w:rsidR="00000000" w:rsidRPr="00000000">
        <w:rPr>
          <w:rFonts w:ascii="Trebuchet MS" w:cs="Trebuchet MS" w:eastAsia="Trebuchet MS" w:hAnsi="Trebuchet MS"/>
          <w:b w:val="1"/>
          <w:bCs w:val="1"/>
          <w:color w:val="a07800"/>
          <w:sz w:val="16"/>
          <w:szCs w:val="16"/>
          <w:rtl w:val="0"/>
        </w:rPr>
        <w:t xml:space="preserve">[Pratha]</w:t>
      </w:r>
      <w:r w:rsidDel="00000000" w:rsidR="00000000" w:rsidRPr="00000000">
        <w:rPr>
          <w:rtl w:val="0"/>
        </w:rPr>
      </w:r>
    </w:p>
    <w:p w:rsidR="00000000" w:rsidDel="00000000" w:rsidP="00000000" w:rsidRDefault="00000000" w:rsidRPr="00000000" w14:paraId="000000E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Durga Ashtami and Maha Navami</w:t>
      </w:r>
      <w:r w:rsidDel="00000000" w:rsidR="00000000" w:rsidRPr="00000000">
        <w:rPr>
          <w:rtl w:val="0"/>
        </w:rPr>
      </w:r>
    </w:p>
    <w:p w:rsidR="00000000" w:rsidDel="00000000" w:rsidP="00000000" w:rsidRDefault="00000000" w:rsidRPr="00000000" w14:paraId="000000E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These are the most intensive days of the nine. In 2026 the two tithis merge on 19 October, so confirm your panchang before fixing the day.</w:t>
      </w:r>
      <w:r w:rsidDel="00000000" w:rsidR="00000000" w:rsidRPr="00000000">
        <w:rPr>
          <w:rtl w:val="0"/>
        </w:rPr>
      </w:r>
    </w:p>
    <w:p w:rsidR="00000000" w:rsidDel="00000000" w:rsidP="00000000" w:rsidRDefault="00000000" w:rsidRPr="00000000" w14:paraId="000000E5">
      <w:pPr>
        <w:spacing w:after="145" w:line="300" w:lineRule="auto"/>
        <w:rPr/>
      </w:pPr>
      <w:r w:rsidDel="00000000" w:rsidR="00000000" w:rsidRPr="00000000">
        <w:rPr>
          <w:rFonts w:ascii="Trebuchet MS" w:cs="Trebuchet MS" w:eastAsia="Trebuchet MS" w:hAnsi="Trebuchet MS"/>
          <w:color w:val="4a3525"/>
          <w:sz w:val="20"/>
          <w:szCs w:val="20"/>
          <w:rtl w:val="0"/>
        </w:rPr>
        <w:t xml:space="preserve">Havan is traditionally performed on Ashtami. Kanya Pujan — inviting young girls and honouring them as living forms of the Devi — is kept on Ashtami or Navami according to family tradition. Their feet are washed, food is offered, and blessings are taken from them.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E6">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Where Ashtami and Navami cross, Sandhi Puja is performed in the window spanning the join.</w:t>
      </w:r>
      <w:r w:rsidDel="00000000" w:rsidR="00000000" w:rsidRPr="00000000">
        <w:rPr>
          <w:rtl w:val="0"/>
        </w:rPr>
      </w:r>
    </w:p>
    <w:p w:rsidR="00000000" w:rsidDel="00000000" w:rsidP="00000000" w:rsidRDefault="00000000" w:rsidRPr="00000000" w14:paraId="000000E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Samagri</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E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Item</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E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Kalash — brass or copper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E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With mango leaves, coconut, coin, supari, akshat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Clay pot, soil, barley seeds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E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For sowing on day one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Red cloth and chunri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E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For the chowki and for Kanya Pujan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Durga idol or framed image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Akhand jyoti vessel with ghee or oil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Large enough to burn through nine days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Durga Saptashati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700-verse text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Fresh flowers daily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Red hibiscus, marigold, jasmine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Sindoor, kumkum, chandan, akshat, haldi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Ghee, incense, camphor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Daily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Kanya Pujan items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Halwa, poori, chana; red chunri; a small token for each girl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Havan samagri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If performing the Ashtami or Navami havan</w:t>
            </w:r>
            <w:r w:rsidDel="00000000" w:rsidR="00000000" w:rsidRPr="00000000">
              <w:rPr>
                <w:rtl w:val="0"/>
              </w:rPr>
            </w:r>
          </w:p>
        </w:tc>
      </w:tr>
    </w:tbl>
    <w:p w:rsidR="00000000" w:rsidDel="00000000" w:rsidP="00000000" w:rsidRDefault="00000000" w:rsidRPr="00000000" w14:paraId="00000100">
      <w:pPr>
        <w:spacing w:after="190" w:lineRule="auto"/>
        <w:rPr/>
      </w:pPr>
      <w:r w:rsidDel="00000000" w:rsidR="00000000" w:rsidRPr="00000000">
        <w:rPr>
          <w:rtl w:val="0"/>
        </w:rPr>
      </w:r>
    </w:p>
    <w:p w:rsidR="00000000" w:rsidDel="00000000" w:rsidP="00000000" w:rsidRDefault="00000000" w:rsidRPr="00000000" w14:paraId="00000101">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[IMAGE 2 — inline here, after samagri. AI-generated. Tall green barley sprouts in a clay pot on the puja chowki, red cloth beneath, kalash beside. No figures, no deity, no text in frame. Caption: “Sown on day one. Tall on day nine.”]</w:t>
      </w:r>
      <w:r w:rsidDel="00000000" w:rsidR="00000000" w:rsidRPr="00000000">
        <w:rPr>
          <w:rtl w:val="0"/>
        </w:rPr>
      </w:r>
    </w:p>
    <w:p w:rsidR="00000000" w:rsidDel="00000000" w:rsidP="00000000" w:rsidRDefault="00000000" w:rsidRPr="00000000" w14:paraId="0000010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Fasting</w:t>
      </w:r>
      <w:r w:rsidDel="00000000" w:rsidR="00000000" w:rsidRPr="00000000">
        <w:rPr>
          <w:rtl w:val="0"/>
        </w:rPr>
      </w:r>
    </w:p>
    <w:p w:rsidR="00000000" w:rsidDel="00000000" w:rsidP="00000000" w:rsidRDefault="00000000" w:rsidRPr="00000000" w14:paraId="0000010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Three forms are commonly kept and all three are accepted:</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1"/>
          <w:bCs w:val="1"/>
          <w:i w:val="0"/>
          <w:iCs w:val="0"/>
          <w:smallCaps w:val="0"/>
          <w:strike w:val="0"/>
          <w:color w:val="4a3525"/>
          <w:sz w:val="20"/>
          <w:szCs w:val="20"/>
          <w:u w:val="none"/>
          <w:shd w:fill="auto" w:val="clear"/>
          <w:vertAlign w:val="baseline"/>
          <w:rtl w:val="0"/>
        </w:rPr>
        <w:t xml:space="preserve">Full nine-day fast — </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no grains, no regular salt (use sendha namak), no onion or garlic, no non-vegetarian food. Phalahar through the day.</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1"/>
          <w:bCs w:val="1"/>
          <w:i w:val="0"/>
          <w:iCs w:val="0"/>
          <w:smallCaps w:val="0"/>
          <w:strike w:val="0"/>
          <w:color w:val="4a3525"/>
          <w:sz w:val="20"/>
          <w:szCs w:val="20"/>
          <w:u w:val="none"/>
          <w:shd w:fill="auto" w:val="clear"/>
          <w:vertAlign w:val="baseline"/>
          <w:rtl w:val="0"/>
        </w:rPr>
        <w:t xml:space="preserve">Partial fast — </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on Pratipada, Ashtami and Navami only, eating sattvic on the other days.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1"/>
          <w:bCs w:val="1"/>
          <w:i w:val="0"/>
          <w:iCs w:val="0"/>
          <w:smallCaps w:val="0"/>
          <w:strike w:val="0"/>
          <w:color w:val="4a3525"/>
          <w:sz w:val="20"/>
          <w:szCs w:val="20"/>
          <w:u w:val="none"/>
          <w:shd w:fill="auto" w:val="clear"/>
          <w:vertAlign w:val="baseline"/>
          <w:rtl w:val="0"/>
        </w:rPr>
        <w:t xml:space="preserve">First and last — </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on day one and day nine only.</w:t>
      </w:r>
    </w:p>
    <w:p w:rsidR="00000000" w:rsidDel="00000000" w:rsidP="00000000" w:rsidRDefault="00000000" w:rsidRPr="00000000" w14:paraId="0000010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tradition prescribes devotion, not starvation. If a nine-day fast is not physically possible for you, a shorter form kept with sincerity fulfils the vrat.</w:t>
      </w:r>
      <w:r w:rsidDel="00000000" w:rsidR="00000000" w:rsidRPr="00000000">
        <w:rPr>
          <w:rtl w:val="0"/>
        </w:rPr>
      </w:r>
    </w:p>
    <w:p w:rsidR="00000000" w:rsidDel="00000000" w:rsidP="00000000" w:rsidRDefault="00000000" w:rsidRPr="00000000" w14:paraId="0000010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10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10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0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“If the Akhand Jyoti goes out, the whole Navratri is wasted.”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0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Relight it and continue. The tradition values the intention of maintaining a continuous flame. An accidental extinguishing does not cancel the days already kept. This fear contradicts the Devi’s own teaching — she fights for you, not against you.</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0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“Wearing the wrong colour on a day brings bad luck.”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daily colour system is custom, not scripture. No named text assigns colours to days. If you wear green on a red day, nothing is owed and nothing is lost.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“Kanya Pujan must be exactly nine girls — fewer is disrespectful.”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Nine is the ideal, matching the nine forms. Two, five and seven are all accepted across traditions. The practice is the honouring, not the headcount.</w:t>
            </w:r>
            <w:r w:rsidDel="00000000" w:rsidR="00000000" w:rsidRPr="00000000">
              <w:rPr>
                <w:rtl w:val="0"/>
              </w:rPr>
            </w:r>
          </w:p>
        </w:tc>
      </w:tr>
    </w:tbl>
    <w:p w:rsidR="00000000" w:rsidDel="00000000" w:rsidP="00000000" w:rsidRDefault="00000000" w:rsidRPr="00000000" w14:paraId="00000111">
      <w:pPr>
        <w:spacing w:after="190" w:lineRule="auto"/>
        <w:rPr/>
      </w:pPr>
      <w:r w:rsidDel="00000000" w:rsidR="00000000" w:rsidRPr="00000000">
        <w:rPr>
          <w:rtl w:val="0"/>
        </w:rPr>
      </w:r>
    </w:p>
    <w:p w:rsidR="00000000" w:rsidDel="00000000" w:rsidP="00000000" w:rsidRDefault="00000000" w:rsidRPr="00000000" w14:paraId="0000011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11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Navratri is the tradition’s most sustained worship — nine nights without a break. The kalash stays filled. The flame stays lit. The flowers are replaced each morning. The mantra changes daily.</w:t>
      </w:r>
      <w:r w:rsidDel="00000000" w:rsidR="00000000" w:rsidRPr="00000000">
        <w:rPr>
          <w:rtl w:val="0"/>
        </w:rPr>
      </w:r>
    </w:p>
    <w:p w:rsidR="00000000" w:rsidDel="00000000" w:rsidP="00000000" w:rsidRDefault="00000000" w:rsidRPr="00000000" w14:paraId="0000011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And on the ninth night you look at the barley you sowed on the first day, now tall and green and reaching upward, and you understand what the nine nights were doing: growing something that was barely a seed when you began.</w:t>
      </w:r>
      <w:r w:rsidDel="00000000" w:rsidR="00000000" w:rsidRPr="00000000">
        <w:rPr>
          <w:rtl w:val="0"/>
        </w:rPr>
      </w:r>
    </w:p>
    <w:p w:rsidR="00000000" w:rsidDel="00000000" w:rsidP="00000000" w:rsidRDefault="00000000" w:rsidRPr="00000000" w14:paraId="0000011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116">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Dussehra / Vijayadashami · Durga Ashtami</w:t>
      </w:r>
    </w:p>
    <w:p w:rsidR="00000000" w:rsidDel="00000000" w:rsidP="00000000" w:rsidRDefault="00000000" w:rsidRPr="00000000" w14:paraId="00000118">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Navratri Ghatasthapana · Durga Puja</w:t>
      </w:r>
    </w:p>
    <w:p w:rsidR="00000000" w:rsidDel="00000000" w:rsidP="00000000" w:rsidRDefault="00000000" w:rsidRPr="00000000" w14:paraId="0000011A">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 Is Navratri? The Three Gunas Across Nine Nights</w:t>
      </w:r>
    </w:p>
    <w:p w:rsidR="00000000" w:rsidDel="00000000" w:rsidP="00000000" w:rsidRDefault="00000000" w:rsidRPr="00000000" w14:paraId="0000011C">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Sharad Navratri 2026 Panchang · Ashwin month panchang</w:t>
      </w:r>
    </w:p>
    <w:p w:rsidR="00000000" w:rsidDel="00000000" w:rsidP="00000000" w:rsidRDefault="00000000" w:rsidRPr="00000000" w14:paraId="0000011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11F">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After Myths &amp; Facts. Never above the explanation. Shakti kit only — no other SKU CTA on this article.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Shakti kit — Navratri samagri in one box</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Book a purohit for Ghatasthapana</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Sticky bar: Download ritual card + Buy kit</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 ₹499/yr, generic copy</w:t>
      </w:r>
    </w:p>
    <w:p w:rsidR="00000000" w:rsidDel="00000000" w:rsidP="00000000" w:rsidRDefault="00000000" w:rsidRPr="00000000" w14:paraId="0000012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Ritual card content</w:t>
      </w:r>
      <w:r w:rsidDel="00000000" w:rsidR="00000000" w:rsidRPr="00000000">
        <w:rPr>
          <w:rtl w:val="0"/>
        </w:rPr>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00"/>
        <w:tblGridChange w:id="0">
          <w:tblGrid>
            <w:gridCol w:w="2100"/>
            <w:gridCol w:w="72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12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Block</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126">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Content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 — Header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Sharad Navratri · 11–19 October 2026 · Ashwin Shukla Paksha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 — Panchang strip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2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Ghatasthapana 11 Oct · muhurat windows · Ashtami/Navami 19 Oct — Delhi-NCR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 — Samagri checklist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Kalash set · barley and pot · red cloth and chunri · idol · akhand jyoti · Saptashati · flowers · puja powders · ghee and camphor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 — Vidhi steps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seven Ghatasthapana steps. Step 7 in rose.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5 — Mantra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30">
            <w:pPr>
              <w:spacing w:line="265" w:lineRule="auto"/>
              <w:rPr/>
            </w:pPr>
            <w:sdt>
              <w:sdtPr>
                <w:id w:val="586766668"/>
                <w:tag w:val="goog_rdk_11"/>
              </w:sdtPr>
              <w:sdtContent>
                <w:r w:rsidDel="00000000" w:rsidR="00000000" w:rsidRPr="00000000">
                  <w:rPr>
                    <w:rFonts w:ascii="Palanquin Dark" w:cs="Palanquin Dark" w:eastAsia="Palanquin Dark" w:hAnsi="Palanquin Dark"/>
                    <w:b w:val="0"/>
                    <w:bCs w:val="0"/>
                    <w:color w:val="4a3525"/>
                    <w:sz w:val="17"/>
                    <w:szCs w:val="17"/>
                    <w:rtl w:val="0"/>
                  </w:rPr>
                  <w:t xml:space="preserve">ओं ह्रीं शैलपुत्र्यै नमः — plus the daily mantra list</w:t>
                </w:r>
              </w:sdtContent>
            </w:sdt>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6 — Fasting note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Nine-day, partial or first-and-last. All three accepted.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7 — Footer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thetapaco.com · Devi Mahatmya, Markandeya Purana</w:t>
            </w:r>
            <w:r w:rsidDel="00000000" w:rsidR="00000000" w:rsidRPr="00000000">
              <w:rPr>
                <w:rtl w:val="0"/>
              </w:rPr>
            </w:r>
          </w:p>
        </w:tc>
      </w:tr>
    </w:tbl>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C — Image briefs</w:t>
      </w:r>
      <w:r w:rsidDel="00000000" w:rsidR="00000000" w:rsidRPr="00000000">
        <w:rPr>
          <w:rtl w:val="0"/>
        </w:rPr>
      </w:r>
    </w:p>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00"/>
        <w:tblGridChange w:id="0">
          <w:tblGrid>
            <w:gridCol w:w="1500"/>
            <w:gridCol w:w="4000"/>
            <w:gridCol w:w="38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137">
            <w:pPr>
              <w:spacing w:line="265" w:lineRule="auto"/>
              <w:rPr/>
            </w:pP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13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Image 1</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13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Image 2</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Position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After the intro</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After the samagri list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Tier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AI-generated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AI-generated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Subject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Brass kalash with mango leaves and coconut on red cloth; clay pot with newly sown barley; akhand jyoti; Durga idol behind, side view.</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4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Tall green barley sprouts in a clay pot on the chowki, red cloth beneath, kalash beside.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4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Palette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4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Red, gold, brass; morning light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4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Green, terracotta, red, brass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4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Caption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4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Day one. The kalash is filled, the barley sown, the flame lit.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4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Sown on day one. Tall on day nine.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4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Prohibitions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4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text in frame. No detailed frontal deity face.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4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figures. No deity. No text in frame.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4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Review</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4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ICONOGRAPHIC CHECK REQUIRED — a deity is depicted. Verify arms, attributes, vahana, posture at Stage 3.</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4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Standard</w:t>
            </w:r>
            <w:r w:rsidDel="00000000" w:rsidR="00000000" w:rsidRPr="00000000">
              <w:rPr>
                <w:rtl w:val="0"/>
              </w:rPr>
            </w:r>
          </w:p>
        </w:tc>
      </w:tr>
    </w:tbl>
    <w:p w:rsidR="00000000" w:rsidDel="00000000" w:rsidP="00000000" w:rsidRDefault="00000000" w:rsidRPr="00000000" w14:paraId="0000014F">
      <w:pPr>
        <w:pBdr>
          <w:top w:color="e5ded0" w:space="12" w:sz="6" w:val="single"/>
        </w:pBdr>
        <w:spacing w:after="60" w:before="450" w:lineRule="auto"/>
        <w:jc w:val="center"/>
        <w:rPr/>
      </w:pPr>
      <w:sdt>
        <w:sdtPr>
          <w:id w:val="-1492149345"/>
          <w:tag w:val="goog_rdk_12"/>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150">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Ritual Guide — Sharad Navratri</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JqlvwFaDdKdRJglzBSNVknUrw==">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2026-08-09T14:56:28.336Z</dcterms:created>
  <dc:creator>Un-named</dc:creator>
</cp:coreProperties>
</file>

<file path=docProps/custom.xml><?xml version="1.0" encoding="utf-8"?>
<Properties xmlns="http://schemas.openxmlformats.org/officeDocument/2006/custom-properties" xmlns:vt="http://schemas.openxmlformats.org/officeDocument/2006/docPropsVTypes"/>
</file>